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
<Relationships xmlns="http://schemas.openxmlformats.org/package/2006/relationships">
<Relationship Id="rId1" Type="http://schemas.openxmlformats.org/officeDocument/2006/relationships/officeDocument" Target="word/document.xml"/>
</Relationships>
</file>

<file path=word/document.xml><?xml version="1.0" encoding="utf-8"?>
<w:document xmlns:w="http://schemas.openxmlformats.org/wordprocessingml/2006/main">
  <w:body>
    <w:p>
      <w:r>
        <w:t>Proposal for Meridian Logistics - automation of the daily order export.</w:t>
      </w:r>
    </w:p>
    <w:p>
      <w:r>
        <w:t>Our price for the full implementation is </w:t>
      </w:r>
      <w:del w:id="1" w:author="Anna Weber" w:date="2026-08-14T10:02:00Z">
        <w:r>
          <w:delText>4,000 EUR (we can go to 3,200 if they push back)</w:delText>
        </w:r>
      </w:del>
      <w:ins w:id="2" w:author="t.baker (legal)" w:date="2026-08-15T08:40:00Z">
        <w:r>
          <w:t>7,500 EUR</w:t>
        </w:r>
      </w:ins>
      <w:r>
        <w:t>, payable in two instalments.</w:t>
      </w:r>
    </w:p>
    <w:p>
      <w:r>
        <w:t>Contact: procurement@meridian-logistics.example or +49 170 555 2418.</w:t>
      </w:r>
    </w:p>
  </w:body>
</w:document>
</file>

<file path=word/comments.xml><?xml version="1.0" encoding="utf-8"?>
<w:comments xmlns:w="http://schemas.openxmlformats.org/wordprocessingml/2006/main">
  <w:comment w:id="1" w:author="t.baker (legal)" w:date="2026-08-15T08:41:00Z">
    <w:p>
      <w:r>
        <w:t>Anna - do not send the old number, they already refused 4k last quarter.</w:t>
      </w:r>
    </w:p>
  </w:comment>
  <w:comment w:id="2" w:author="Anna Weber" w:date="2026-08-15T09:05:00Z">
    <w:p>
      <w:r>
        <w:t>Agreed. Also their AP contact is on holiday until the 25th.</w:t>
      </w:r>
    </w:p>
  </w:comment>
</w:comments>
</file>

<file path=docProps/app.xml><?xml version="1.0" encoding="utf-8"?>
<Properties xmlns="http://schemas.openxmlformats.org/officeDocument/2006/extended-properties">
  <Company>Northgate Automation Ltd</Company>
  <TotalTime>212</TotalTime>
  <Application>Microsoft Office Word</Applicat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>
  <dc:creator>Anna Weber</dc:creator>
  <cp:lastModifiedBy>t.baker (legal)</cp:lastModifiedBy>
  <cp:revision>14</cp:revision>
  <dcterms:created xmlns:xsi="http://www.w3.org/2001/XMLSchema-instance" xsi:type="dcterms:W3CDTF">2026-08-14T09:12:00Z</dcterms:created>
</cp:coreProperties>
</file>